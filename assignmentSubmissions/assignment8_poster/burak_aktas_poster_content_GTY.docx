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54AA5D" w14:textId="77777777" w:rsidR="00F12BBA" w:rsidRPr="00F12BBA" w:rsidRDefault="00F12BBA" w:rsidP="00F12BBA">
      <w:pPr>
        <w:rPr>
          <w:b/>
          <w:sz w:val="22"/>
        </w:rPr>
      </w:pPr>
      <w:r w:rsidRPr="00F12BBA">
        <w:rPr>
          <w:b/>
          <w:sz w:val="22"/>
        </w:rPr>
        <w:t>ID730 Modelling User Experiences</w:t>
      </w:r>
    </w:p>
    <w:p w14:paraId="031882DD" w14:textId="299A3857" w:rsidR="00F12BBA" w:rsidRPr="00F12BBA" w:rsidRDefault="00101BB4" w:rsidP="00F12BBA">
      <w:pPr>
        <w:rPr>
          <w:b/>
          <w:sz w:val="32"/>
        </w:rPr>
      </w:pPr>
      <w:r>
        <w:rPr>
          <w:b/>
          <w:sz w:val="32"/>
        </w:rPr>
        <w:t>Exploring Asthma Patients’ Experience on Medication Adherence</w:t>
      </w:r>
    </w:p>
    <w:p w14:paraId="5E6110EE" w14:textId="5B16C77B" w:rsidR="00F12BBA" w:rsidRPr="00F12BBA" w:rsidRDefault="00101BB4" w:rsidP="00F12BBA">
      <w:pPr>
        <w:rPr>
          <w:sz w:val="22"/>
        </w:rPr>
      </w:pPr>
      <w:r>
        <w:rPr>
          <w:sz w:val="22"/>
        </w:rPr>
        <w:t>Ahmet Burak Aktas</w:t>
      </w:r>
    </w:p>
    <w:p w14:paraId="4CD36097" w14:textId="77777777" w:rsidR="00F12BBA" w:rsidRDefault="00F12BBA" w:rsidP="00F12BBA"/>
    <w:p w14:paraId="642D6170" w14:textId="77777777" w:rsidR="00F12BBA" w:rsidRDefault="00F12BBA" w:rsidP="00F12BBA">
      <w:pPr>
        <w:rPr>
          <w:b/>
          <w:sz w:val="22"/>
        </w:rPr>
      </w:pPr>
    </w:p>
    <w:p w14:paraId="62F566CA" w14:textId="5F1B221B" w:rsidR="00F12BBA" w:rsidRPr="00675B12" w:rsidRDefault="00F12BBA" w:rsidP="00F12BBA">
      <w:pPr>
        <w:rPr>
          <w:b/>
          <w:sz w:val="22"/>
        </w:rPr>
      </w:pPr>
      <w:r w:rsidRPr="00F12BBA">
        <w:rPr>
          <w:b/>
          <w:sz w:val="22"/>
        </w:rPr>
        <w:t>Abstract:</w:t>
      </w:r>
    </w:p>
    <w:p w14:paraId="69A7C597" w14:textId="0B90599A" w:rsidR="00101BB4" w:rsidRDefault="00101BB4" w:rsidP="00F12BBA">
      <w:pPr>
        <w:rPr>
          <w:sz w:val="22"/>
        </w:rPr>
      </w:pPr>
    </w:p>
    <w:p w14:paraId="002A660E" w14:textId="7A87A8FF" w:rsidR="00FF27BC" w:rsidRPr="00875ABE" w:rsidRDefault="003F5960" w:rsidP="00FF27BC">
      <w:pPr>
        <w:rPr>
          <w:b/>
          <w:bCs/>
          <w:sz w:val="22"/>
          <w:szCs w:val="20"/>
        </w:rPr>
      </w:pPr>
      <w:r>
        <w:rPr>
          <w:sz w:val="22"/>
          <w:szCs w:val="20"/>
        </w:rPr>
        <w:t xml:space="preserve">As famously stated by </w:t>
      </w:r>
      <w:r w:rsidRPr="003F5960">
        <w:rPr>
          <w:sz w:val="22"/>
          <w:szCs w:val="20"/>
        </w:rPr>
        <w:t>former US Surgeon General C. Everett Koop</w:t>
      </w:r>
      <w:r>
        <w:rPr>
          <w:sz w:val="22"/>
          <w:szCs w:val="20"/>
        </w:rPr>
        <w:t xml:space="preserve">, </w:t>
      </w:r>
      <w:r w:rsidR="00FF27BC" w:rsidRPr="00FF27BC">
        <w:rPr>
          <w:sz w:val="22"/>
          <w:szCs w:val="20"/>
        </w:rPr>
        <w:t>“Drugs don't work in patients that don't take them”</w:t>
      </w:r>
      <w:r>
        <w:rPr>
          <w:sz w:val="22"/>
          <w:szCs w:val="20"/>
        </w:rPr>
        <w:t xml:space="preserve">. Medication non-adherence is a huge and increasing problem in the medical industry, associated with almost 200.000 deaths and an excess cost of </w:t>
      </w:r>
      <w:r>
        <w:rPr>
          <w:sz w:val="22"/>
          <w:szCs w:val="20"/>
          <w:lang w:val="tr-TR"/>
        </w:rPr>
        <w:t>€</w:t>
      </w:r>
      <w:r>
        <w:rPr>
          <w:sz w:val="22"/>
          <w:szCs w:val="20"/>
        </w:rPr>
        <w:t xml:space="preserve">80-125 billion </w:t>
      </w:r>
      <w:r w:rsidR="00B962C6">
        <w:rPr>
          <w:sz w:val="22"/>
          <w:szCs w:val="20"/>
        </w:rPr>
        <w:t xml:space="preserve">only </w:t>
      </w:r>
      <w:r>
        <w:rPr>
          <w:sz w:val="22"/>
          <w:szCs w:val="20"/>
        </w:rPr>
        <w:t>in the European Union.</w:t>
      </w:r>
      <w:r w:rsidR="004F7558">
        <w:rPr>
          <w:rStyle w:val="FootnoteReference"/>
          <w:sz w:val="22"/>
          <w:szCs w:val="20"/>
        </w:rPr>
        <w:footnoteReference w:id="1"/>
      </w:r>
      <w:r>
        <w:rPr>
          <w:sz w:val="22"/>
          <w:szCs w:val="20"/>
        </w:rPr>
        <w:t xml:space="preserve"> Among </w:t>
      </w:r>
      <w:r w:rsidR="00B962C6">
        <w:rPr>
          <w:sz w:val="22"/>
          <w:szCs w:val="20"/>
        </w:rPr>
        <w:t>the most non-adherent patients, asthma patients stand out because of not only they face regular challenges of being adherent, they are supposed to use inconvenient inhalers instead of regular pills.</w:t>
      </w:r>
      <w:r w:rsidR="005178CF">
        <w:rPr>
          <w:sz w:val="22"/>
          <w:szCs w:val="20"/>
        </w:rPr>
        <w:t xml:space="preserve"> </w:t>
      </w:r>
      <w:r w:rsidR="00FF27BC" w:rsidRPr="00FF27BC">
        <w:rPr>
          <w:sz w:val="22"/>
          <w:szCs w:val="20"/>
        </w:rPr>
        <w:t xml:space="preserve">As stated by the Guide </w:t>
      </w:r>
      <w:del w:id="0" w:author="Gülşen Töre Yargın" w:date="2019-01-11T14:45:00Z">
        <w:r w:rsidR="00FF27BC" w:rsidRPr="00FF27BC" w:rsidDel="00065909">
          <w:rPr>
            <w:sz w:val="22"/>
            <w:szCs w:val="20"/>
          </w:rPr>
          <w:delText xml:space="preserve">For </w:delText>
        </w:r>
      </w:del>
      <w:ins w:id="1" w:author="Gülşen Töre Yargın" w:date="2019-01-11T14:45:00Z">
        <w:r w:rsidR="00065909">
          <w:rPr>
            <w:sz w:val="22"/>
            <w:szCs w:val="20"/>
          </w:rPr>
          <w:t>f</w:t>
        </w:r>
        <w:r w:rsidR="00065909" w:rsidRPr="00FF27BC">
          <w:rPr>
            <w:sz w:val="22"/>
            <w:szCs w:val="20"/>
          </w:rPr>
          <w:t xml:space="preserve">or </w:t>
        </w:r>
      </w:ins>
      <w:r w:rsidR="00FF27BC" w:rsidRPr="00FF27BC">
        <w:rPr>
          <w:sz w:val="22"/>
          <w:szCs w:val="20"/>
        </w:rPr>
        <w:t>Asthma Management and Preven</w:t>
      </w:r>
      <w:r w:rsidR="00FF27BC" w:rsidRPr="00254F7C">
        <w:rPr>
          <w:sz w:val="22"/>
          <w:szCs w:val="20"/>
        </w:rPr>
        <w:t xml:space="preserve">tion, </w:t>
      </w:r>
      <w:r w:rsidR="00FF27BC" w:rsidRPr="00254F7C">
        <w:rPr>
          <w:bCs/>
          <w:sz w:val="22"/>
          <w:szCs w:val="20"/>
        </w:rPr>
        <w:t>80% of asthma patients do not use their inhalers correctly or regularly.</w:t>
      </w:r>
      <w:r w:rsidR="00254F7C">
        <w:rPr>
          <w:rStyle w:val="FootnoteReference"/>
          <w:bCs/>
          <w:sz w:val="22"/>
          <w:szCs w:val="20"/>
        </w:rPr>
        <w:footnoteReference w:id="2"/>
      </w:r>
      <w:r w:rsidR="00875ABE">
        <w:rPr>
          <w:b/>
          <w:bCs/>
          <w:sz w:val="22"/>
          <w:szCs w:val="20"/>
        </w:rPr>
        <w:t xml:space="preserve"> </w:t>
      </w:r>
      <w:commentRangeStart w:id="2"/>
      <w:r w:rsidR="00FF27BC" w:rsidRPr="002115D1">
        <w:rPr>
          <w:bCs/>
          <w:sz w:val="22"/>
          <w:szCs w:val="20"/>
        </w:rPr>
        <w:t xml:space="preserve">Although there are </w:t>
      </w:r>
      <w:r w:rsidR="002E6B8C" w:rsidRPr="002115D1">
        <w:rPr>
          <w:bCs/>
          <w:sz w:val="22"/>
          <w:szCs w:val="20"/>
        </w:rPr>
        <w:t>some</w:t>
      </w:r>
      <w:r w:rsidR="00FF27BC" w:rsidRPr="002115D1">
        <w:rPr>
          <w:bCs/>
          <w:sz w:val="22"/>
          <w:szCs w:val="20"/>
        </w:rPr>
        <w:t xml:space="preserve"> studies focusing on the reasons of medication non-adherence, they</w:t>
      </w:r>
      <w:r w:rsidR="005178CF" w:rsidRPr="002115D1">
        <w:rPr>
          <w:bCs/>
          <w:sz w:val="22"/>
          <w:szCs w:val="20"/>
        </w:rPr>
        <w:t xml:space="preserve"> mostly </w:t>
      </w:r>
      <w:r w:rsidR="00115F04" w:rsidRPr="002115D1">
        <w:rPr>
          <w:bCs/>
          <w:sz w:val="22"/>
          <w:szCs w:val="20"/>
        </w:rPr>
        <w:t xml:space="preserve">identify generic </w:t>
      </w:r>
      <w:r w:rsidR="005178CF" w:rsidRPr="002115D1">
        <w:rPr>
          <w:bCs/>
          <w:sz w:val="22"/>
          <w:szCs w:val="20"/>
        </w:rPr>
        <w:t xml:space="preserve">reasons </w:t>
      </w:r>
      <w:r w:rsidR="00361A3C" w:rsidRPr="002115D1">
        <w:rPr>
          <w:bCs/>
          <w:sz w:val="22"/>
          <w:szCs w:val="20"/>
        </w:rPr>
        <w:t xml:space="preserve">and do not dive into patient’s </w:t>
      </w:r>
      <w:r w:rsidR="00115F04" w:rsidRPr="002115D1">
        <w:rPr>
          <w:bCs/>
          <w:sz w:val="22"/>
          <w:szCs w:val="20"/>
        </w:rPr>
        <w:t xml:space="preserve">detailed </w:t>
      </w:r>
      <w:r w:rsidR="00361A3C" w:rsidRPr="002115D1">
        <w:rPr>
          <w:bCs/>
          <w:sz w:val="22"/>
          <w:szCs w:val="20"/>
        </w:rPr>
        <w:t>experience and journey.</w:t>
      </w:r>
      <w:r w:rsidR="00875ABE">
        <w:rPr>
          <w:bCs/>
          <w:sz w:val="22"/>
          <w:szCs w:val="20"/>
        </w:rPr>
        <w:t xml:space="preserve"> </w:t>
      </w:r>
      <w:commentRangeEnd w:id="2"/>
      <w:r w:rsidR="00AC0544">
        <w:rPr>
          <w:rStyle w:val="CommentReference"/>
        </w:rPr>
        <w:commentReference w:id="2"/>
      </w:r>
      <w:r w:rsidR="00FF27BC" w:rsidRPr="002115D1">
        <w:rPr>
          <w:bCs/>
          <w:sz w:val="22"/>
          <w:szCs w:val="20"/>
        </w:rPr>
        <w:t xml:space="preserve">This study aims to understand </w:t>
      </w:r>
      <w:r w:rsidR="005D423F" w:rsidRPr="002115D1">
        <w:rPr>
          <w:bCs/>
          <w:sz w:val="22"/>
          <w:szCs w:val="20"/>
        </w:rPr>
        <w:t xml:space="preserve">the </w:t>
      </w:r>
      <w:r w:rsidR="00FF27BC" w:rsidRPr="002115D1">
        <w:rPr>
          <w:bCs/>
          <w:sz w:val="22"/>
          <w:szCs w:val="20"/>
        </w:rPr>
        <w:t>emotional and cognitive experience of asthma patient</w:t>
      </w:r>
      <w:r w:rsidR="005D423F" w:rsidRPr="002115D1">
        <w:rPr>
          <w:bCs/>
          <w:sz w:val="22"/>
          <w:szCs w:val="20"/>
        </w:rPr>
        <w:t xml:space="preserve">s </w:t>
      </w:r>
      <w:r w:rsidR="00FF27BC" w:rsidRPr="002115D1">
        <w:rPr>
          <w:bCs/>
          <w:sz w:val="22"/>
          <w:szCs w:val="20"/>
        </w:rPr>
        <w:t xml:space="preserve">throughout different stages of the </w:t>
      </w:r>
      <w:r w:rsidR="005D423F" w:rsidRPr="002115D1">
        <w:rPr>
          <w:bCs/>
          <w:sz w:val="22"/>
          <w:szCs w:val="20"/>
        </w:rPr>
        <w:t xml:space="preserve">disease and </w:t>
      </w:r>
      <w:r w:rsidR="00525B7F">
        <w:rPr>
          <w:bCs/>
          <w:sz w:val="22"/>
          <w:szCs w:val="20"/>
        </w:rPr>
        <w:t>perceive</w:t>
      </w:r>
      <w:r w:rsidR="005D423F" w:rsidRPr="002115D1">
        <w:rPr>
          <w:bCs/>
          <w:sz w:val="22"/>
          <w:szCs w:val="20"/>
        </w:rPr>
        <w:t xml:space="preserve"> the motivations and challenges of </w:t>
      </w:r>
      <w:r w:rsidR="002115D1" w:rsidRPr="002115D1">
        <w:rPr>
          <w:bCs/>
          <w:sz w:val="22"/>
          <w:szCs w:val="20"/>
        </w:rPr>
        <w:t>taking</w:t>
      </w:r>
      <w:r w:rsidR="005D423F" w:rsidRPr="002115D1">
        <w:rPr>
          <w:bCs/>
          <w:sz w:val="22"/>
          <w:szCs w:val="20"/>
        </w:rPr>
        <w:t xml:space="preserve"> medication </w:t>
      </w:r>
      <w:r w:rsidR="00237B63" w:rsidRPr="002115D1">
        <w:rPr>
          <w:bCs/>
          <w:sz w:val="22"/>
          <w:szCs w:val="20"/>
        </w:rPr>
        <w:t>correctly and on time</w:t>
      </w:r>
      <w:r w:rsidR="005D423F" w:rsidRPr="002115D1">
        <w:rPr>
          <w:bCs/>
          <w:sz w:val="22"/>
          <w:szCs w:val="20"/>
        </w:rPr>
        <w:t>.</w:t>
      </w:r>
      <w:r w:rsidR="00237B63" w:rsidRPr="002115D1">
        <w:rPr>
          <w:bCs/>
          <w:sz w:val="22"/>
          <w:szCs w:val="20"/>
        </w:rPr>
        <w:t xml:space="preserve"> </w:t>
      </w:r>
      <w:r w:rsidR="00814ABE">
        <w:rPr>
          <w:bCs/>
          <w:sz w:val="22"/>
          <w:szCs w:val="20"/>
        </w:rPr>
        <w:t xml:space="preserve">Research was conducted </w:t>
      </w:r>
      <w:r w:rsidR="0077321D">
        <w:rPr>
          <w:bCs/>
          <w:sz w:val="22"/>
          <w:szCs w:val="20"/>
        </w:rPr>
        <w:t xml:space="preserve">with </w:t>
      </w:r>
      <w:r w:rsidR="00F77551">
        <w:rPr>
          <w:bCs/>
          <w:sz w:val="22"/>
          <w:szCs w:val="20"/>
        </w:rPr>
        <w:t xml:space="preserve">a </w:t>
      </w:r>
      <w:r w:rsidR="0077321D">
        <w:rPr>
          <w:bCs/>
          <w:sz w:val="22"/>
          <w:szCs w:val="20"/>
        </w:rPr>
        <w:t>semi-structured interview</w:t>
      </w:r>
      <w:r w:rsidR="00F77551">
        <w:rPr>
          <w:bCs/>
          <w:sz w:val="22"/>
          <w:szCs w:val="20"/>
        </w:rPr>
        <w:t xml:space="preserve"> utilizing</w:t>
      </w:r>
      <w:r w:rsidR="0077321D">
        <w:rPr>
          <w:bCs/>
          <w:sz w:val="22"/>
          <w:szCs w:val="20"/>
        </w:rPr>
        <w:t xml:space="preserve"> </w:t>
      </w:r>
      <w:commentRangeStart w:id="3"/>
      <w:r w:rsidR="0077321D">
        <w:rPr>
          <w:bCs/>
          <w:sz w:val="22"/>
          <w:szCs w:val="20"/>
        </w:rPr>
        <w:t xml:space="preserve">UX curve </w:t>
      </w:r>
      <w:r w:rsidR="00F77551">
        <w:rPr>
          <w:bCs/>
          <w:sz w:val="22"/>
          <w:szCs w:val="20"/>
        </w:rPr>
        <w:t>method</w:t>
      </w:r>
      <w:commentRangeEnd w:id="3"/>
      <w:r w:rsidR="00F63452">
        <w:rPr>
          <w:rStyle w:val="CommentReference"/>
        </w:rPr>
        <w:commentReference w:id="3"/>
      </w:r>
      <w:r w:rsidR="00D558A0">
        <w:rPr>
          <w:bCs/>
          <w:sz w:val="22"/>
          <w:szCs w:val="20"/>
        </w:rPr>
        <w:t xml:space="preserve">, </w:t>
      </w:r>
      <w:r w:rsidR="00F77551">
        <w:rPr>
          <w:bCs/>
          <w:sz w:val="22"/>
          <w:szCs w:val="20"/>
        </w:rPr>
        <w:t xml:space="preserve">followed by a week-long diary </w:t>
      </w:r>
      <w:r w:rsidR="0077321D">
        <w:rPr>
          <w:bCs/>
          <w:sz w:val="22"/>
          <w:szCs w:val="20"/>
        </w:rPr>
        <w:t>s</w:t>
      </w:r>
      <w:r w:rsidR="00F77551">
        <w:rPr>
          <w:bCs/>
          <w:sz w:val="22"/>
          <w:szCs w:val="20"/>
        </w:rPr>
        <w:t>tudy to</w:t>
      </w:r>
      <w:r w:rsidR="00D558A0">
        <w:rPr>
          <w:bCs/>
          <w:sz w:val="22"/>
          <w:szCs w:val="20"/>
        </w:rPr>
        <w:t xml:space="preserve"> deeply understand patients cognitive and emotional models. </w:t>
      </w:r>
      <w:r w:rsidR="00814ABE">
        <w:rPr>
          <w:bCs/>
          <w:sz w:val="22"/>
          <w:szCs w:val="20"/>
        </w:rPr>
        <w:t>Overall</w:t>
      </w:r>
      <w:ins w:id="4" w:author="Gülşen Töre Yargın" w:date="2019-01-11T15:48:00Z">
        <w:r w:rsidR="00F63452">
          <w:rPr>
            <w:bCs/>
            <w:sz w:val="22"/>
            <w:szCs w:val="20"/>
          </w:rPr>
          <w:t>,</w:t>
        </w:r>
      </w:ins>
      <w:r w:rsidR="00814ABE">
        <w:rPr>
          <w:bCs/>
          <w:sz w:val="22"/>
          <w:szCs w:val="20"/>
        </w:rPr>
        <w:t xml:space="preserve"> findings show that participants have distinct motivations and barriers on medication adherence and have developed their way of living with the disease, although </w:t>
      </w:r>
      <w:r w:rsidR="00D558A0">
        <w:rPr>
          <w:bCs/>
          <w:sz w:val="22"/>
          <w:szCs w:val="20"/>
        </w:rPr>
        <w:t>it</w:t>
      </w:r>
      <w:r w:rsidR="00814ABE">
        <w:rPr>
          <w:bCs/>
          <w:sz w:val="22"/>
          <w:szCs w:val="20"/>
        </w:rPr>
        <w:t xml:space="preserve"> is not always desirable.</w:t>
      </w:r>
    </w:p>
    <w:p w14:paraId="5FABDBC6" w14:textId="77777777" w:rsidR="00675B12" w:rsidRDefault="00675B12" w:rsidP="00F12BBA">
      <w:pPr>
        <w:rPr>
          <w:sz w:val="22"/>
        </w:rPr>
      </w:pPr>
    </w:p>
    <w:p w14:paraId="51DA355B" w14:textId="229115D9" w:rsidR="00DB0792" w:rsidRDefault="00DB0792" w:rsidP="00DB0792">
      <w:pPr>
        <w:rPr>
          <w:b/>
          <w:sz w:val="22"/>
        </w:rPr>
      </w:pPr>
      <w:commentRangeStart w:id="5"/>
      <w:r>
        <w:rPr>
          <w:b/>
          <w:sz w:val="22"/>
        </w:rPr>
        <w:t>Study</w:t>
      </w:r>
      <w:r w:rsidR="0077321D">
        <w:rPr>
          <w:b/>
          <w:sz w:val="22"/>
        </w:rPr>
        <w:t>:</w:t>
      </w:r>
      <w:commentRangeEnd w:id="5"/>
      <w:r w:rsidR="0068039E">
        <w:rPr>
          <w:rStyle w:val="CommentReference"/>
        </w:rPr>
        <w:commentReference w:id="5"/>
      </w:r>
    </w:p>
    <w:p w14:paraId="32FFFA21" w14:textId="212B84BB" w:rsidR="0077321D" w:rsidRDefault="0077321D" w:rsidP="00DB0792">
      <w:pPr>
        <w:rPr>
          <w:b/>
          <w:sz w:val="22"/>
        </w:rPr>
      </w:pPr>
    </w:p>
    <w:p w14:paraId="1D8FAB04" w14:textId="66DAF32A" w:rsidR="0077321D" w:rsidRDefault="00FE3F19" w:rsidP="00DB0792">
      <w:pPr>
        <w:rPr>
          <w:bCs/>
          <w:sz w:val="22"/>
          <w:szCs w:val="20"/>
        </w:rPr>
      </w:pPr>
      <w:r>
        <w:rPr>
          <w:bCs/>
          <w:sz w:val="22"/>
          <w:szCs w:val="20"/>
        </w:rPr>
        <w:t>The research was conducted</w:t>
      </w:r>
      <w:r w:rsidR="008B0C13">
        <w:rPr>
          <w:bCs/>
          <w:sz w:val="22"/>
          <w:szCs w:val="20"/>
        </w:rPr>
        <w:t xml:space="preserve"> on 4 participants</w:t>
      </w:r>
      <w:r>
        <w:rPr>
          <w:bCs/>
          <w:sz w:val="22"/>
          <w:szCs w:val="20"/>
        </w:rPr>
        <w:t xml:space="preserve"> </w:t>
      </w:r>
      <w:r w:rsidR="00D558A0">
        <w:rPr>
          <w:bCs/>
          <w:sz w:val="22"/>
          <w:szCs w:val="20"/>
        </w:rPr>
        <w:t>in three steps.</w:t>
      </w:r>
      <w:r w:rsidR="00D558A0" w:rsidRPr="002115D1">
        <w:rPr>
          <w:bCs/>
          <w:sz w:val="22"/>
          <w:szCs w:val="20"/>
        </w:rPr>
        <w:t xml:space="preserve"> First, semi-structured interviews were </w:t>
      </w:r>
      <w:r w:rsidR="00D558A0">
        <w:rPr>
          <w:bCs/>
          <w:sz w:val="22"/>
          <w:szCs w:val="20"/>
        </w:rPr>
        <w:t>conducted</w:t>
      </w:r>
      <w:r w:rsidR="00D558A0" w:rsidRPr="002115D1">
        <w:rPr>
          <w:bCs/>
          <w:sz w:val="22"/>
          <w:szCs w:val="20"/>
        </w:rPr>
        <w:t xml:space="preserve"> with the participants using </w:t>
      </w:r>
      <w:commentRangeStart w:id="6"/>
      <w:r w:rsidR="00D558A0" w:rsidRPr="002115D1">
        <w:rPr>
          <w:bCs/>
          <w:sz w:val="22"/>
          <w:szCs w:val="20"/>
        </w:rPr>
        <w:t xml:space="preserve">UX curve method </w:t>
      </w:r>
      <w:commentRangeEnd w:id="6"/>
      <w:r w:rsidR="0068039E">
        <w:rPr>
          <w:rStyle w:val="CommentReference"/>
        </w:rPr>
        <w:commentReference w:id="6"/>
      </w:r>
      <w:r w:rsidR="00D558A0" w:rsidRPr="002115D1">
        <w:rPr>
          <w:bCs/>
          <w:sz w:val="22"/>
          <w:szCs w:val="20"/>
        </w:rPr>
        <w:t xml:space="preserve">to deep dive into </w:t>
      </w:r>
      <w:r w:rsidR="00D558A0">
        <w:rPr>
          <w:bCs/>
          <w:sz w:val="22"/>
          <w:szCs w:val="20"/>
        </w:rPr>
        <w:t>their</w:t>
      </w:r>
      <w:r w:rsidR="00D558A0" w:rsidRPr="002115D1">
        <w:rPr>
          <w:bCs/>
          <w:sz w:val="22"/>
          <w:szCs w:val="20"/>
        </w:rPr>
        <w:t xml:space="preserve"> memories and past experiences. Second, </w:t>
      </w:r>
      <w:commentRangeStart w:id="7"/>
      <w:r w:rsidR="00D558A0" w:rsidRPr="002115D1">
        <w:rPr>
          <w:bCs/>
          <w:sz w:val="22"/>
          <w:szCs w:val="20"/>
        </w:rPr>
        <w:t xml:space="preserve">a week-long diary study </w:t>
      </w:r>
      <w:commentRangeEnd w:id="7"/>
      <w:r w:rsidR="0068039E">
        <w:rPr>
          <w:rStyle w:val="CommentReference"/>
        </w:rPr>
        <w:commentReference w:id="7"/>
      </w:r>
      <w:r w:rsidR="00D558A0" w:rsidRPr="002115D1">
        <w:rPr>
          <w:bCs/>
          <w:sz w:val="22"/>
          <w:szCs w:val="20"/>
        </w:rPr>
        <w:t xml:space="preserve">was </w:t>
      </w:r>
      <w:r w:rsidR="00D558A0">
        <w:rPr>
          <w:bCs/>
          <w:sz w:val="22"/>
          <w:szCs w:val="20"/>
        </w:rPr>
        <w:t xml:space="preserve">done with participants </w:t>
      </w:r>
      <w:r w:rsidR="00C43282">
        <w:rPr>
          <w:bCs/>
          <w:sz w:val="22"/>
          <w:szCs w:val="20"/>
        </w:rPr>
        <w:t xml:space="preserve">who are actively using their medicine (n=2) </w:t>
      </w:r>
      <w:r w:rsidR="00D558A0">
        <w:rPr>
          <w:bCs/>
          <w:sz w:val="22"/>
          <w:szCs w:val="20"/>
        </w:rPr>
        <w:t xml:space="preserve">to learn more about their daily used techniques or barriers on inhaler usage. Finally, </w:t>
      </w:r>
      <w:commentRangeStart w:id="8"/>
      <w:r w:rsidR="00D558A0">
        <w:rPr>
          <w:bCs/>
          <w:sz w:val="22"/>
          <w:szCs w:val="20"/>
        </w:rPr>
        <w:t xml:space="preserve">another interview </w:t>
      </w:r>
      <w:commentRangeEnd w:id="8"/>
      <w:r w:rsidR="0068039E">
        <w:rPr>
          <w:rStyle w:val="CommentReference"/>
        </w:rPr>
        <w:commentReference w:id="8"/>
      </w:r>
      <w:r w:rsidR="00D558A0">
        <w:rPr>
          <w:bCs/>
          <w:sz w:val="22"/>
          <w:szCs w:val="20"/>
        </w:rPr>
        <w:t>was conducted with participants who have successfully finished the diary study</w:t>
      </w:r>
      <w:r>
        <w:rPr>
          <w:bCs/>
          <w:sz w:val="22"/>
          <w:szCs w:val="20"/>
        </w:rPr>
        <w:t xml:space="preserve"> to uncover the reasons of medication non-adherence and their personal techniques.</w:t>
      </w:r>
    </w:p>
    <w:p w14:paraId="78AF8C2A" w14:textId="01A11568" w:rsidR="00C43282" w:rsidRDefault="00C43282" w:rsidP="00DB0792">
      <w:pPr>
        <w:rPr>
          <w:bCs/>
          <w:sz w:val="22"/>
          <w:szCs w:val="20"/>
        </w:rPr>
      </w:pPr>
    </w:p>
    <w:p w14:paraId="1BBEEADC" w14:textId="5D1D8D42" w:rsidR="00C43282" w:rsidRDefault="00C43282" w:rsidP="00DB0792">
      <w:pPr>
        <w:rPr>
          <w:bCs/>
          <w:sz w:val="22"/>
          <w:szCs w:val="20"/>
        </w:rPr>
      </w:pPr>
      <w:r>
        <w:rPr>
          <w:bCs/>
          <w:sz w:val="22"/>
          <w:szCs w:val="20"/>
        </w:rPr>
        <w:t xml:space="preserve">Findings of the study show that </w:t>
      </w:r>
      <w:r w:rsidR="00D33DE3">
        <w:rPr>
          <w:bCs/>
          <w:sz w:val="22"/>
          <w:szCs w:val="20"/>
        </w:rPr>
        <w:t>if</w:t>
      </w:r>
      <w:r w:rsidR="006E67DA">
        <w:rPr>
          <w:bCs/>
          <w:sz w:val="22"/>
          <w:szCs w:val="20"/>
        </w:rPr>
        <w:t xml:space="preserve"> participants experienced a </w:t>
      </w:r>
      <w:r w:rsidR="006E67DA" w:rsidRPr="000D4D76">
        <w:rPr>
          <w:b/>
          <w:bCs/>
          <w:sz w:val="22"/>
          <w:szCs w:val="20"/>
          <w:rPrChange w:id="9" w:author="Gülşen Töre Yargın" w:date="2019-01-11T15:54:00Z">
            <w:rPr>
              <w:bCs/>
              <w:sz w:val="22"/>
              <w:szCs w:val="20"/>
            </w:rPr>
          </w:rPrChange>
        </w:rPr>
        <w:t>b</w:t>
      </w:r>
      <w:commentRangeStart w:id="10"/>
      <w:r w:rsidR="006E67DA" w:rsidRPr="000D4D76">
        <w:rPr>
          <w:b/>
          <w:bCs/>
          <w:sz w:val="22"/>
          <w:szCs w:val="20"/>
          <w:rPrChange w:id="11" w:author="Gülşen Töre Yargın" w:date="2019-01-11T15:54:00Z">
            <w:rPr>
              <w:bCs/>
              <w:sz w:val="22"/>
              <w:szCs w:val="20"/>
            </w:rPr>
          </w:rPrChange>
        </w:rPr>
        <w:t>ad incident</w:t>
      </w:r>
      <w:r w:rsidR="006E67DA">
        <w:rPr>
          <w:bCs/>
          <w:sz w:val="22"/>
          <w:szCs w:val="20"/>
        </w:rPr>
        <w:t xml:space="preserve"> </w:t>
      </w:r>
      <w:commentRangeEnd w:id="10"/>
      <w:r w:rsidR="000D4D76">
        <w:rPr>
          <w:rStyle w:val="CommentReference"/>
        </w:rPr>
        <w:commentReference w:id="10"/>
      </w:r>
      <w:r w:rsidR="006E67DA">
        <w:rPr>
          <w:bCs/>
          <w:sz w:val="22"/>
          <w:szCs w:val="20"/>
        </w:rPr>
        <w:t xml:space="preserve">related to asthma, they are </w:t>
      </w:r>
      <w:r w:rsidR="00D33DE3">
        <w:rPr>
          <w:bCs/>
          <w:sz w:val="22"/>
          <w:szCs w:val="20"/>
        </w:rPr>
        <w:t xml:space="preserve">much better </w:t>
      </w:r>
      <w:r w:rsidR="006E67DA">
        <w:rPr>
          <w:bCs/>
          <w:sz w:val="22"/>
          <w:szCs w:val="20"/>
        </w:rPr>
        <w:t xml:space="preserve">at sticking to their treatment plan. That is mainly because they can easily </w:t>
      </w:r>
      <w:r w:rsidR="00D33DE3">
        <w:rPr>
          <w:bCs/>
          <w:sz w:val="22"/>
          <w:szCs w:val="20"/>
        </w:rPr>
        <w:t>relate</w:t>
      </w:r>
      <w:r w:rsidR="006E67DA">
        <w:rPr>
          <w:bCs/>
          <w:sz w:val="22"/>
          <w:szCs w:val="20"/>
        </w:rPr>
        <w:t xml:space="preserve"> to what will happen when they do not adhere</w:t>
      </w:r>
      <w:r w:rsidR="00D33DE3">
        <w:rPr>
          <w:bCs/>
          <w:sz w:val="22"/>
          <w:szCs w:val="20"/>
        </w:rPr>
        <w:t>. O</w:t>
      </w:r>
      <w:r w:rsidR="006E67DA">
        <w:rPr>
          <w:bCs/>
          <w:sz w:val="22"/>
          <w:szCs w:val="20"/>
        </w:rPr>
        <w:t xml:space="preserve">n the other hand, it is really easy to drop out </w:t>
      </w:r>
      <w:r w:rsidR="00D33DE3">
        <w:rPr>
          <w:bCs/>
          <w:sz w:val="22"/>
          <w:szCs w:val="20"/>
        </w:rPr>
        <w:t>for others because the medication do</w:t>
      </w:r>
      <w:ins w:id="12" w:author="Gülşen Töre Yargın" w:date="2019-01-11T15:54:00Z">
        <w:r w:rsidR="000D4D76">
          <w:rPr>
            <w:bCs/>
            <w:sz w:val="22"/>
            <w:szCs w:val="20"/>
          </w:rPr>
          <w:t>es</w:t>
        </w:r>
      </w:ins>
      <w:r w:rsidR="00D33DE3">
        <w:rPr>
          <w:bCs/>
          <w:sz w:val="22"/>
          <w:szCs w:val="20"/>
        </w:rPr>
        <w:t xml:space="preserve"> not show any short term improvement or feedback. For that reason, when missed once or twice, nothing seems to really happen and adherence behavior slowly fades away. </w:t>
      </w:r>
      <w:commentRangeStart w:id="13"/>
      <w:r w:rsidR="00D33DE3">
        <w:rPr>
          <w:bCs/>
          <w:sz w:val="22"/>
          <w:szCs w:val="20"/>
        </w:rPr>
        <w:t>How might we help users empathize with their future worsened selves, so that they take their illness more seriously without experiencing an exacerbation?</w:t>
      </w:r>
      <w:commentRangeEnd w:id="13"/>
      <w:r w:rsidR="000D4D76">
        <w:rPr>
          <w:rStyle w:val="CommentReference"/>
        </w:rPr>
        <w:commentReference w:id="13"/>
      </w:r>
    </w:p>
    <w:p w14:paraId="7F9CE0F8" w14:textId="406F82CE" w:rsidR="00D33DE3" w:rsidRDefault="00D33DE3" w:rsidP="00DB0792">
      <w:pPr>
        <w:rPr>
          <w:bCs/>
          <w:sz w:val="22"/>
          <w:szCs w:val="20"/>
        </w:rPr>
      </w:pPr>
    </w:p>
    <w:p w14:paraId="054A8F5C" w14:textId="75F7046C" w:rsidR="002B15E3" w:rsidRDefault="00D33DE3" w:rsidP="00DB0792">
      <w:pPr>
        <w:rPr>
          <w:bCs/>
          <w:sz w:val="22"/>
          <w:szCs w:val="20"/>
        </w:rPr>
      </w:pPr>
      <w:r>
        <w:rPr>
          <w:bCs/>
          <w:sz w:val="22"/>
          <w:szCs w:val="20"/>
        </w:rPr>
        <w:t xml:space="preserve">Some </w:t>
      </w:r>
      <w:r w:rsidR="00767543">
        <w:rPr>
          <w:bCs/>
          <w:sz w:val="22"/>
          <w:szCs w:val="20"/>
        </w:rPr>
        <w:t>participants</w:t>
      </w:r>
      <w:r>
        <w:rPr>
          <w:bCs/>
          <w:sz w:val="22"/>
          <w:szCs w:val="20"/>
        </w:rPr>
        <w:t xml:space="preserve"> mentioned that they were </w:t>
      </w:r>
      <w:r w:rsidR="005F08AC">
        <w:rPr>
          <w:bCs/>
          <w:sz w:val="22"/>
          <w:szCs w:val="20"/>
        </w:rPr>
        <w:t>“</w:t>
      </w:r>
      <w:r>
        <w:rPr>
          <w:bCs/>
          <w:sz w:val="22"/>
          <w:szCs w:val="20"/>
        </w:rPr>
        <w:t>healed</w:t>
      </w:r>
      <w:r w:rsidR="005F08AC">
        <w:rPr>
          <w:bCs/>
          <w:sz w:val="22"/>
          <w:szCs w:val="20"/>
        </w:rPr>
        <w:t>”</w:t>
      </w:r>
      <w:r>
        <w:rPr>
          <w:bCs/>
          <w:sz w:val="22"/>
          <w:szCs w:val="20"/>
        </w:rPr>
        <w:t xml:space="preserve"> therefore they </w:t>
      </w:r>
      <w:commentRangeStart w:id="14"/>
      <w:r w:rsidRPr="008F6F50">
        <w:rPr>
          <w:b/>
          <w:bCs/>
          <w:sz w:val="22"/>
          <w:szCs w:val="20"/>
          <w:rPrChange w:id="15" w:author="Gülşen Töre Yargın" w:date="2019-01-11T16:00:00Z">
            <w:rPr>
              <w:bCs/>
              <w:sz w:val="22"/>
              <w:szCs w:val="20"/>
            </w:rPr>
          </w:rPrChange>
        </w:rPr>
        <w:t>do not need to use their medication anymore</w:t>
      </w:r>
      <w:commentRangeEnd w:id="14"/>
      <w:r w:rsidR="008F6F50">
        <w:rPr>
          <w:rStyle w:val="CommentReference"/>
        </w:rPr>
        <w:commentReference w:id="14"/>
      </w:r>
      <w:r>
        <w:rPr>
          <w:bCs/>
          <w:sz w:val="22"/>
          <w:szCs w:val="20"/>
        </w:rPr>
        <w:t xml:space="preserve">. However, asthma, similar to all other chronic diseases, needs to be kept under control with daily medication even though it might not show any symptoms. How might we communicate that asthma care needs daily </w:t>
      </w:r>
      <w:r w:rsidR="00780982">
        <w:rPr>
          <w:bCs/>
          <w:sz w:val="22"/>
          <w:szCs w:val="20"/>
        </w:rPr>
        <w:t>attention even though it feels like it is cured?</w:t>
      </w:r>
    </w:p>
    <w:p w14:paraId="43A77B02" w14:textId="77777777" w:rsidR="002B15E3" w:rsidRDefault="002B15E3" w:rsidP="00DB0792">
      <w:pPr>
        <w:rPr>
          <w:bCs/>
          <w:sz w:val="22"/>
          <w:szCs w:val="20"/>
        </w:rPr>
      </w:pPr>
    </w:p>
    <w:p w14:paraId="10F9E44B" w14:textId="7FC7FD9E" w:rsidR="00D33DE3" w:rsidRDefault="002B15E3" w:rsidP="00DB0792">
      <w:pPr>
        <w:rPr>
          <w:bCs/>
          <w:sz w:val="22"/>
          <w:szCs w:val="20"/>
        </w:rPr>
      </w:pPr>
      <w:r>
        <w:rPr>
          <w:bCs/>
          <w:sz w:val="22"/>
          <w:szCs w:val="20"/>
        </w:rPr>
        <w:t>The data from the diar</w:t>
      </w:r>
      <w:r w:rsidR="00767543">
        <w:rPr>
          <w:bCs/>
          <w:sz w:val="22"/>
          <w:szCs w:val="20"/>
        </w:rPr>
        <w:t>ies</w:t>
      </w:r>
      <w:r>
        <w:rPr>
          <w:bCs/>
          <w:sz w:val="22"/>
          <w:szCs w:val="20"/>
        </w:rPr>
        <w:t xml:space="preserve"> show that mostly adherent </w:t>
      </w:r>
      <w:r w:rsidR="005F08AC">
        <w:rPr>
          <w:bCs/>
          <w:sz w:val="22"/>
          <w:szCs w:val="20"/>
        </w:rPr>
        <w:t xml:space="preserve">participants missed some doses when their </w:t>
      </w:r>
      <w:r w:rsidR="005F08AC" w:rsidRPr="008F6F50">
        <w:rPr>
          <w:b/>
          <w:bCs/>
          <w:sz w:val="22"/>
          <w:szCs w:val="20"/>
          <w:rPrChange w:id="16" w:author="Gülşen Töre Yargın" w:date="2019-01-11T15:59:00Z">
            <w:rPr>
              <w:bCs/>
              <w:sz w:val="22"/>
              <w:szCs w:val="20"/>
            </w:rPr>
          </w:rPrChange>
        </w:rPr>
        <w:t>routine is changed</w:t>
      </w:r>
      <w:r w:rsidR="005F08AC">
        <w:rPr>
          <w:bCs/>
          <w:sz w:val="22"/>
          <w:szCs w:val="20"/>
        </w:rPr>
        <w:t>. These situations included “staying over a friend’s house”</w:t>
      </w:r>
      <w:r w:rsidR="00B163D1">
        <w:rPr>
          <w:bCs/>
          <w:sz w:val="22"/>
          <w:szCs w:val="20"/>
        </w:rPr>
        <w:t xml:space="preserve"> and </w:t>
      </w:r>
      <w:r w:rsidR="005F08AC">
        <w:rPr>
          <w:bCs/>
          <w:sz w:val="22"/>
          <w:szCs w:val="20"/>
        </w:rPr>
        <w:t>“pulling an all nighter”</w:t>
      </w:r>
      <w:r w:rsidR="00B163D1">
        <w:rPr>
          <w:bCs/>
          <w:sz w:val="22"/>
          <w:szCs w:val="20"/>
        </w:rPr>
        <w:t>.</w:t>
      </w:r>
      <w:r w:rsidR="005F08AC">
        <w:rPr>
          <w:bCs/>
          <w:sz w:val="22"/>
          <w:szCs w:val="20"/>
        </w:rPr>
        <w:t xml:space="preserve"> How might we help </w:t>
      </w:r>
      <w:r w:rsidR="00B163D1">
        <w:rPr>
          <w:bCs/>
          <w:sz w:val="22"/>
          <w:szCs w:val="20"/>
        </w:rPr>
        <w:t>patients stay on track with their treatments when they break their routines?</w:t>
      </w:r>
    </w:p>
    <w:p w14:paraId="365984C5" w14:textId="23474279" w:rsidR="00767543" w:rsidRDefault="00767543" w:rsidP="00DB0792">
      <w:pPr>
        <w:rPr>
          <w:bCs/>
          <w:sz w:val="22"/>
          <w:szCs w:val="20"/>
        </w:rPr>
      </w:pPr>
    </w:p>
    <w:p w14:paraId="7FCDEBAD" w14:textId="127E1D94" w:rsidR="00767543" w:rsidRDefault="00767543" w:rsidP="00DB0792">
      <w:pPr>
        <w:rPr>
          <w:bCs/>
          <w:sz w:val="22"/>
          <w:szCs w:val="20"/>
        </w:rPr>
      </w:pPr>
      <w:r>
        <w:rPr>
          <w:bCs/>
          <w:sz w:val="22"/>
          <w:szCs w:val="20"/>
        </w:rPr>
        <w:t xml:space="preserve">Some participants mentioned they felt </w:t>
      </w:r>
      <w:r w:rsidRPr="00920063">
        <w:rPr>
          <w:b/>
          <w:bCs/>
          <w:sz w:val="22"/>
          <w:szCs w:val="20"/>
          <w:rPrChange w:id="17" w:author="Gülşen Töre Yargın" w:date="2019-01-11T15:57:00Z">
            <w:rPr>
              <w:bCs/>
              <w:sz w:val="22"/>
              <w:szCs w:val="20"/>
            </w:rPr>
          </w:rPrChange>
        </w:rPr>
        <w:t>socially excluded</w:t>
      </w:r>
      <w:r>
        <w:rPr>
          <w:bCs/>
          <w:sz w:val="22"/>
          <w:szCs w:val="20"/>
        </w:rPr>
        <w:t xml:space="preserve"> because of the precautions they need to take, like avoiding smoke or cold weather. They reported feeling bad because </w:t>
      </w:r>
      <w:r w:rsidR="00773CAE">
        <w:rPr>
          <w:bCs/>
          <w:sz w:val="22"/>
          <w:szCs w:val="20"/>
        </w:rPr>
        <w:t xml:space="preserve">they felt that they are dependent to inhalers. One participant even mentioned dropping out of treatment after feeling flawed because of this dependency as a constant reminder of their illness. </w:t>
      </w:r>
      <w:r w:rsidR="009276ED">
        <w:rPr>
          <w:bCs/>
          <w:sz w:val="22"/>
          <w:szCs w:val="20"/>
        </w:rPr>
        <w:t>How might we develop “asthma pride”</w:t>
      </w:r>
      <w:r w:rsidR="00980DD2">
        <w:rPr>
          <w:bCs/>
          <w:sz w:val="22"/>
          <w:szCs w:val="20"/>
        </w:rPr>
        <w:t>, helping patients overcome their insecurities related to their sense of being dependent?</w:t>
      </w:r>
    </w:p>
    <w:p w14:paraId="0B417230" w14:textId="77777777" w:rsidR="00A97829" w:rsidRDefault="00A97829" w:rsidP="00DB0792">
      <w:pPr>
        <w:rPr>
          <w:bCs/>
          <w:sz w:val="22"/>
          <w:szCs w:val="20"/>
        </w:rPr>
      </w:pPr>
    </w:p>
    <w:p w14:paraId="0CEC48A7" w14:textId="7F5D4F89" w:rsidR="00675B12" w:rsidRDefault="00675B12" w:rsidP="00675B12">
      <w:pPr>
        <w:rPr>
          <w:sz w:val="22"/>
        </w:rPr>
      </w:pPr>
      <w:commentRangeStart w:id="18"/>
      <w:r w:rsidRPr="00675B12">
        <w:rPr>
          <w:b/>
          <w:sz w:val="22"/>
        </w:rPr>
        <w:t>Reflections/Conclusions/Discussions</w:t>
      </w:r>
      <w:commentRangeEnd w:id="18"/>
      <w:r w:rsidR="008F6F50">
        <w:rPr>
          <w:rStyle w:val="CommentReference"/>
        </w:rPr>
        <w:commentReference w:id="18"/>
      </w:r>
    </w:p>
    <w:p w14:paraId="1B0A95F7" w14:textId="77777777" w:rsidR="00A97829" w:rsidRDefault="00A97829" w:rsidP="00F74177">
      <w:pPr>
        <w:rPr>
          <w:sz w:val="22"/>
        </w:rPr>
      </w:pPr>
    </w:p>
    <w:p w14:paraId="2C765F4F" w14:textId="68C6507C" w:rsidR="00F74177" w:rsidRPr="00F74177" w:rsidRDefault="00F74177" w:rsidP="00F74177">
      <w:pPr>
        <w:rPr>
          <w:b/>
          <w:sz w:val="22"/>
        </w:rPr>
      </w:pPr>
      <w:r w:rsidRPr="00F74177">
        <w:rPr>
          <w:b/>
          <w:sz w:val="22"/>
        </w:rPr>
        <w:t>References</w:t>
      </w:r>
    </w:p>
    <w:p w14:paraId="170068D4" w14:textId="77777777" w:rsidR="002216E8" w:rsidRPr="00F12BBA" w:rsidRDefault="00ED09B2" w:rsidP="00F12BBA">
      <w:pPr>
        <w:rPr>
          <w:sz w:val="22"/>
        </w:rPr>
      </w:pPr>
    </w:p>
    <w:sectPr w:rsidR="002216E8" w:rsidRPr="00F12BBA" w:rsidSect="007C7CF9">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Gülşen Töre Yargın" w:date="2019-01-11T15:47:00Z" w:initials="GTY">
    <w:p w14:paraId="757BFDC1" w14:textId="4C735897" w:rsidR="00AC0544" w:rsidRDefault="00AC0544">
      <w:pPr>
        <w:pStyle w:val="CommentText"/>
      </w:pPr>
      <w:r>
        <w:rPr>
          <w:rStyle w:val="CommentReference"/>
        </w:rPr>
        <w:annotationRef/>
      </w:r>
      <w:r>
        <w:t>It would be good if you can provide references for this.</w:t>
      </w:r>
    </w:p>
  </w:comment>
  <w:comment w:id="3" w:author="Gülşen Töre Yargın" w:date="2019-01-11T15:48:00Z" w:initials="GTY">
    <w:p w14:paraId="7AD65C99" w14:textId="2494C649" w:rsidR="00F63452" w:rsidRDefault="00F63452">
      <w:pPr>
        <w:pStyle w:val="CommentText"/>
      </w:pPr>
      <w:r>
        <w:rPr>
          <w:rStyle w:val="CommentReference"/>
        </w:rPr>
        <w:annotationRef/>
      </w:r>
      <w:r>
        <w:t>reference</w:t>
      </w:r>
    </w:p>
  </w:comment>
  <w:comment w:id="5" w:author="Gülşen Töre Yargın" w:date="2019-01-11T15:49:00Z" w:initials="GTY">
    <w:p w14:paraId="7143247F" w14:textId="653BFACA" w:rsidR="0068039E" w:rsidRDefault="0068039E">
      <w:pPr>
        <w:pStyle w:val="CommentText"/>
      </w:pPr>
      <w:r>
        <w:rPr>
          <w:rStyle w:val="CommentReference"/>
        </w:rPr>
        <w:annotationRef/>
      </w:r>
      <w:r>
        <w:t>it would be good if you can provide a graphic that summarizes your methodological steps (as presented in the lecture)</w:t>
      </w:r>
    </w:p>
  </w:comment>
  <w:comment w:id="6" w:author="Gülşen Töre Yargın" w:date="2019-01-11T15:50:00Z" w:initials="GTY">
    <w:p w14:paraId="268C2B99" w14:textId="77777777" w:rsidR="0068039E" w:rsidRDefault="0068039E">
      <w:pPr>
        <w:pStyle w:val="CommentText"/>
      </w:pPr>
      <w:r>
        <w:rPr>
          <w:rStyle w:val="CommentReference"/>
        </w:rPr>
        <w:annotationRef/>
      </w:r>
      <w:r>
        <w:t>reference</w:t>
      </w:r>
    </w:p>
    <w:p w14:paraId="491110C4" w14:textId="01D739E7" w:rsidR="0068039E" w:rsidRDefault="0068039E">
      <w:pPr>
        <w:pStyle w:val="CommentText"/>
      </w:pPr>
      <w:r>
        <w:t xml:space="preserve">please provide information on what UX curve is </w:t>
      </w:r>
    </w:p>
  </w:comment>
  <w:comment w:id="7" w:author="Gülşen Töre Yargın" w:date="2019-01-11T15:51:00Z" w:initials="GTY">
    <w:p w14:paraId="77051BE6" w14:textId="77777777" w:rsidR="0068039E" w:rsidRDefault="0068039E">
      <w:pPr>
        <w:pStyle w:val="CommentText"/>
      </w:pPr>
      <w:r>
        <w:rPr>
          <w:rStyle w:val="CommentReference"/>
        </w:rPr>
        <w:annotationRef/>
      </w:r>
      <w:r>
        <w:t>what kind of a diary study?</w:t>
      </w:r>
    </w:p>
    <w:p w14:paraId="38D50D70" w14:textId="60713B59" w:rsidR="0068039E" w:rsidRDefault="0068039E">
      <w:pPr>
        <w:pStyle w:val="CommentText"/>
      </w:pPr>
      <w:r>
        <w:t>Please explain and refer the proper sources</w:t>
      </w:r>
    </w:p>
  </w:comment>
  <w:comment w:id="8" w:author="Gülşen Töre Yargın" w:date="2019-01-11T15:52:00Z" w:initials="GTY">
    <w:p w14:paraId="72FEABD5" w14:textId="5136E4E2" w:rsidR="0068039E" w:rsidRDefault="0068039E">
      <w:pPr>
        <w:pStyle w:val="CommentText"/>
      </w:pPr>
      <w:r>
        <w:rPr>
          <w:rStyle w:val="CommentReference"/>
        </w:rPr>
        <w:annotationRef/>
      </w:r>
      <w:r>
        <w:t>Post-interview</w:t>
      </w:r>
    </w:p>
  </w:comment>
  <w:comment w:id="10" w:author="Gülşen Töre Yargın" w:date="2019-01-11T15:54:00Z" w:initials="GTY">
    <w:p w14:paraId="66FCB7B3" w14:textId="1E69D503" w:rsidR="000D4D76" w:rsidRDefault="000D4D76">
      <w:pPr>
        <w:pStyle w:val="CommentText"/>
      </w:pPr>
      <w:r>
        <w:rPr>
          <w:rStyle w:val="CommentReference"/>
        </w:rPr>
        <w:annotationRef/>
      </w:r>
      <w:r>
        <w:t>Define bad incident</w:t>
      </w:r>
    </w:p>
  </w:comment>
  <w:comment w:id="13" w:author="Gülşen Töre Yargın" w:date="2019-01-11T15:55:00Z" w:initials="GTY">
    <w:p w14:paraId="51C10D85" w14:textId="7398133A" w:rsidR="000D4D76" w:rsidRDefault="000D4D76">
      <w:pPr>
        <w:pStyle w:val="CommentText"/>
      </w:pPr>
      <w:r>
        <w:rPr>
          <w:rStyle w:val="CommentReference"/>
        </w:rPr>
        <w:annotationRef/>
      </w:r>
      <w:r>
        <w:t xml:space="preserve">I think these </w:t>
      </w:r>
      <w:r w:rsidR="00920063">
        <w:t xml:space="preserve">HMW </w:t>
      </w:r>
      <w:r>
        <w:t>questions are good in terms of reflecting your insights. You may consider integrating these in your model</w:t>
      </w:r>
    </w:p>
  </w:comment>
  <w:comment w:id="14" w:author="Gülşen Töre Yargın" w:date="2019-01-11T16:00:00Z" w:initials="GTY">
    <w:p w14:paraId="4D173EA2" w14:textId="77777777" w:rsidR="008F6F50" w:rsidRDefault="008F6F50">
      <w:pPr>
        <w:pStyle w:val="CommentText"/>
      </w:pPr>
      <w:r>
        <w:rPr>
          <w:rStyle w:val="CommentReference"/>
        </w:rPr>
        <w:annotationRef/>
      </w:r>
      <w:r>
        <w:t>It would be good if you can emphasize such keywords in the poster text to guide reader</w:t>
      </w:r>
    </w:p>
    <w:p w14:paraId="1164E2A8" w14:textId="0FCA98C2" w:rsidR="008F6F50" w:rsidRDefault="008F6F50">
      <w:pPr>
        <w:pStyle w:val="CommentText"/>
      </w:pPr>
      <w:r>
        <w:t>(ben tam emin değilim highlight ettiklerimden belki değiştirmek isteyebilirsin)</w:t>
      </w:r>
    </w:p>
  </w:comment>
  <w:comment w:id="18" w:author="Gülşen Töre Yargın" w:date="2019-01-11T16:01:00Z" w:initials="GTY">
    <w:p w14:paraId="16EE82CE" w14:textId="77777777" w:rsidR="008F6F50" w:rsidRDefault="008F6F50">
      <w:pPr>
        <w:pStyle w:val="CommentText"/>
      </w:pPr>
      <w:r>
        <w:rPr>
          <w:rStyle w:val="CommentReference"/>
        </w:rPr>
        <w:annotationRef/>
      </w:r>
      <w:r>
        <w:t>Please follow the instructions in the assignment brief and format while writing this section</w:t>
      </w:r>
    </w:p>
    <w:p w14:paraId="6A52FE06" w14:textId="082FDB38" w:rsidR="008F6F50" w:rsidRDefault="008F6F50">
      <w:pPr>
        <w:pStyle w:val="CommentText"/>
      </w:pPr>
      <w:r>
        <w:t>Make discussions</w:t>
      </w:r>
      <w:bookmarkStart w:id="19" w:name="_GoBack"/>
      <w:bookmarkEnd w:id="19"/>
      <w:r>
        <w:t xml:space="preserve"> about the implications of your study on design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57BFDC1" w15:done="0"/>
  <w15:commentEx w15:paraId="7AD65C99" w15:done="0"/>
  <w15:commentEx w15:paraId="7143247F" w15:done="0"/>
  <w15:commentEx w15:paraId="491110C4" w15:done="0"/>
  <w15:commentEx w15:paraId="38D50D70" w15:done="0"/>
  <w15:commentEx w15:paraId="72FEABD5" w15:done="0"/>
  <w15:commentEx w15:paraId="66FCB7B3" w15:done="0"/>
  <w15:commentEx w15:paraId="51C10D85" w15:done="0"/>
  <w15:commentEx w15:paraId="1164E2A8" w15:done="0"/>
  <w15:commentEx w15:paraId="6A52FE0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1C4F25" w14:textId="77777777" w:rsidR="00ED09B2" w:rsidRDefault="00ED09B2" w:rsidP="00F12BBA">
      <w:r>
        <w:separator/>
      </w:r>
    </w:p>
  </w:endnote>
  <w:endnote w:type="continuationSeparator" w:id="0">
    <w:p w14:paraId="32172873" w14:textId="77777777" w:rsidR="00ED09B2" w:rsidRDefault="00ED09B2" w:rsidP="00F12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67A7A" w14:textId="77777777" w:rsidR="00ED09B2" w:rsidRDefault="00ED09B2" w:rsidP="00F12BBA">
      <w:r>
        <w:separator/>
      </w:r>
    </w:p>
  </w:footnote>
  <w:footnote w:type="continuationSeparator" w:id="0">
    <w:p w14:paraId="4CF4C063" w14:textId="77777777" w:rsidR="00ED09B2" w:rsidRDefault="00ED09B2" w:rsidP="00F12BBA">
      <w:r>
        <w:continuationSeparator/>
      </w:r>
    </w:p>
  </w:footnote>
  <w:footnote w:id="1">
    <w:p w14:paraId="25760A10" w14:textId="77777777" w:rsidR="00254F7C" w:rsidRPr="00254F7C" w:rsidRDefault="004F7558" w:rsidP="00254F7C">
      <w:pPr>
        <w:pStyle w:val="FootnoteText"/>
        <w:rPr>
          <w:lang w:val="en-US"/>
        </w:rPr>
      </w:pPr>
      <w:r>
        <w:rPr>
          <w:rStyle w:val="FootnoteReference"/>
        </w:rPr>
        <w:footnoteRef/>
      </w:r>
      <w:r>
        <w:t xml:space="preserve"> </w:t>
      </w:r>
      <w:r w:rsidR="00254F7C" w:rsidRPr="00254F7C">
        <w:rPr>
          <w:sz w:val="16"/>
          <w:szCs w:val="16"/>
          <w:lang w:val="en-US"/>
        </w:rPr>
        <w:t>Boven, J. F., Lavorini, F., Dekhuijzen, P. R., Blasi, F., Price, D. B., &amp; Viegi, G. (2017). Urging Europe to put non-adherence to inhaled respiratory medication higher on the policy agenda: A report from the First European Congress on Adherence to Therapy. </w:t>
      </w:r>
      <w:r w:rsidR="00254F7C" w:rsidRPr="00254F7C">
        <w:rPr>
          <w:i/>
          <w:iCs/>
          <w:sz w:val="16"/>
          <w:szCs w:val="16"/>
          <w:lang w:val="en-US"/>
        </w:rPr>
        <w:t>European Respiratory Journal,49</w:t>
      </w:r>
      <w:r w:rsidR="00254F7C" w:rsidRPr="00254F7C">
        <w:rPr>
          <w:sz w:val="16"/>
          <w:szCs w:val="16"/>
          <w:lang w:val="en-US"/>
        </w:rPr>
        <w:t>(5), 1700076. doi:10.1183/13993003.00076-2017</w:t>
      </w:r>
    </w:p>
    <w:p w14:paraId="1840663C" w14:textId="5E7DBFAA" w:rsidR="004F7558" w:rsidRPr="00254F7C" w:rsidRDefault="004F7558">
      <w:pPr>
        <w:pStyle w:val="FootnoteText"/>
        <w:rPr>
          <w:sz w:val="16"/>
          <w:szCs w:val="16"/>
          <w:lang w:val="en-US"/>
        </w:rPr>
      </w:pPr>
    </w:p>
  </w:footnote>
  <w:footnote w:id="2">
    <w:p w14:paraId="5EC510DF" w14:textId="2292AB2E" w:rsidR="00254F7C" w:rsidRPr="00254F7C" w:rsidRDefault="00254F7C">
      <w:pPr>
        <w:pStyle w:val="FootnoteText"/>
        <w:rPr>
          <w:sz w:val="16"/>
          <w:szCs w:val="16"/>
          <w:lang w:val="en-US"/>
        </w:rPr>
      </w:pPr>
      <w:r w:rsidRPr="00254F7C">
        <w:rPr>
          <w:rStyle w:val="FootnoteReference"/>
          <w:sz w:val="16"/>
          <w:szCs w:val="16"/>
        </w:rPr>
        <w:footnoteRef/>
      </w:r>
      <w:r w:rsidRPr="00254F7C">
        <w:rPr>
          <w:sz w:val="16"/>
          <w:szCs w:val="16"/>
        </w:rPr>
        <w:t xml:space="preserve"> </w:t>
      </w:r>
      <w:r w:rsidRPr="00254F7C">
        <w:rPr>
          <w:sz w:val="16"/>
          <w:szCs w:val="16"/>
          <w:lang w:val="en-US"/>
        </w:rPr>
        <w:t>Global Initiative for Asthma. (</w:t>
      </w:r>
      <w:r>
        <w:rPr>
          <w:sz w:val="16"/>
          <w:szCs w:val="16"/>
          <w:lang w:val="en-US"/>
        </w:rPr>
        <w:t>2017</w:t>
      </w:r>
      <w:r w:rsidRPr="00254F7C">
        <w:rPr>
          <w:sz w:val="16"/>
          <w:szCs w:val="16"/>
          <w:lang w:val="en-US"/>
        </w:rPr>
        <w:t>). Retrieved from https://ginasthma.org/</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0E1CF1"/>
    <w:multiLevelType w:val="hybridMultilevel"/>
    <w:tmpl w:val="31A4E202"/>
    <w:lvl w:ilvl="0" w:tplc="3A0642A6">
      <w:start w:val="1"/>
      <w:numFmt w:val="bullet"/>
      <w:pStyle w:val="BULLET-RQALT"/>
      <w:lvlText w:val=""/>
      <w:lvlJc w:val="left"/>
      <w:pPr>
        <w:ind w:left="-252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1080" w:hanging="360"/>
      </w:pPr>
      <w:rPr>
        <w:rFonts w:ascii="Wingdings" w:hAnsi="Wingdings" w:hint="default"/>
      </w:rPr>
    </w:lvl>
    <w:lvl w:ilvl="3" w:tplc="041F0001" w:tentative="1">
      <w:start w:val="1"/>
      <w:numFmt w:val="bullet"/>
      <w:lvlText w:val=""/>
      <w:lvlJc w:val="left"/>
      <w:pPr>
        <w:ind w:left="-360" w:hanging="360"/>
      </w:pPr>
      <w:rPr>
        <w:rFonts w:ascii="Symbol" w:hAnsi="Symbol" w:hint="default"/>
      </w:rPr>
    </w:lvl>
    <w:lvl w:ilvl="4" w:tplc="041F0003" w:tentative="1">
      <w:start w:val="1"/>
      <w:numFmt w:val="bullet"/>
      <w:lvlText w:val="o"/>
      <w:lvlJc w:val="left"/>
      <w:pPr>
        <w:ind w:left="360" w:hanging="360"/>
      </w:pPr>
      <w:rPr>
        <w:rFonts w:ascii="Courier New" w:hAnsi="Courier New" w:cs="Courier New" w:hint="default"/>
      </w:rPr>
    </w:lvl>
    <w:lvl w:ilvl="5" w:tplc="041F0005" w:tentative="1">
      <w:start w:val="1"/>
      <w:numFmt w:val="bullet"/>
      <w:lvlText w:val=""/>
      <w:lvlJc w:val="left"/>
      <w:pPr>
        <w:ind w:left="1080" w:hanging="360"/>
      </w:pPr>
      <w:rPr>
        <w:rFonts w:ascii="Wingdings" w:hAnsi="Wingdings" w:hint="default"/>
      </w:rPr>
    </w:lvl>
    <w:lvl w:ilvl="6" w:tplc="041F0001" w:tentative="1">
      <w:start w:val="1"/>
      <w:numFmt w:val="bullet"/>
      <w:lvlText w:val=""/>
      <w:lvlJc w:val="left"/>
      <w:pPr>
        <w:ind w:left="1800" w:hanging="360"/>
      </w:pPr>
      <w:rPr>
        <w:rFonts w:ascii="Symbol" w:hAnsi="Symbol" w:hint="default"/>
      </w:rPr>
    </w:lvl>
    <w:lvl w:ilvl="7" w:tplc="041F0003" w:tentative="1">
      <w:start w:val="1"/>
      <w:numFmt w:val="bullet"/>
      <w:lvlText w:val="o"/>
      <w:lvlJc w:val="left"/>
      <w:pPr>
        <w:ind w:left="2520" w:hanging="360"/>
      </w:pPr>
      <w:rPr>
        <w:rFonts w:ascii="Courier New" w:hAnsi="Courier New" w:cs="Courier New" w:hint="default"/>
      </w:rPr>
    </w:lvl>
    <w:lvl w:ilvl="8" w:tplc="041F0005" w:tentative="1">
      <w:start w:val="1"/>
      <w:numFmt w:val="bullet"/>
      <w:lvlText w:val=""/>
      <w:lvlJc w:val="left"/>
      <w:pPr>
        <w:ind w:left="3240" w:hanging="360"/>
      </w:pPr>
      <w:rPr>
        <w:rFonts w:ascii="Wingdings" w:hAnsi="Wingdings" w:hint="default"/>
      </w:rPr>
    </w:lvl>
  </w:abstractNum>
  <w:num w:numId="1">
    <w:abstractNumId w:val="0"/>
  </w:num>
  <w:num w:numId="2">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ülşen Töre Yargın">
    <w15:presenceInfo w15:providerId="None" w15:userId="Gülşen Töre Yargı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BBA"/>
    <w:rsid w:val="000155DF"/>
    <w:rsid w:val="00065909"/>
    <w:rsid w:val="000D4D76"/>
    <w:rsid w:val="000E1F4A"/>
    <w:rsid w:val="00101BB4"/>
    <w:rsid w:val="00115F04"/>
    <w:rsid w:val="001C7A4A"/>
    <w:rsid w:val="002115D1"/>
    <w:rsid w:val="00237B63"/>
    <w:rsid w:val="00254F7C"/>
    <w:rsid w:val="002B15E3"/>
    <w:rsid w:val="002E6B8C"/>
    <w:rsid w:val="00361A3C"/>
    <w:rsid w:val="003910A9"/>
    <w:rsid w:val="003B5A3B"/>
    <w:rsid w:val="003F5960"/>
    <w:rsid w:val="00403A29"/>
    <w:rsid w:val="00467963"/>
    <w:rsid w:val="00492B05"/>
    <w:rsid w:val="004F7558"/>
    <w:rsid w:val="005178CF"/>
    <w:rsid w:val="00525B7F"/>
    <w:rsid w:val="005D423F"/>
    <w:rsid w:val="005F08AC"/>
    <w:rsid w:val="0067075C"/>
    <w:rsid w:val="00675B12"/>
    <w:rsid w:val="0068039E"/>
    <w:rsid w:val="006E67DA"/>
    <w:rsid w:val="00710DC3"/>
    <w:rsid w:val="0074469C"/>
    <w:rsid w:val="00767543"/>
    <w:rsid w:val="0077321D"/>
    <w:rsid w:val="00773CAE"/>
    <w:rsid w:val="00780982"/>
    <w:rsid w:val="007C7CF9"/>
    <w:rsid w:val="00814ABE"/>
    <w:rsid w:val="00875ABE"/>
    <w:rsid w:val="008B0C13"/>
    <w:rsid w:val="008C176C"/>
    <w:rsid w:val="008F6F50"/>
    <w:rsid w:val="00920063"/>
    <w:rsid w:val="00923FAA"/>
    <w:rsid w:val="009276ED"/>
    <w:rsid w:val="00980DD2"/>
    <w:rsid w:val="00A97829"/>
    <w:rsid w:val="00AB595E"/>
    <w:rsid w:val="00AC0544"/>
    <w:rsid w:val="00B163D1"/>
    <w:rsid w:val="00B767B6"/>
    <w:rsid w:val="00B962C6"/>
    <w:rsid w:val="00BB5515"/>
    <w:rsid w:val="00C43282"/>
    <w:rsid w:val="00CB03D1"/>
    <w:rsid w:val="00CC53A2"/>
    <w:rsid w:val="00D33DE3"/>
    <w:rsid w:val="00D37625"/>
    <w:rsid w:val="00D558A0"/>
    <w:rsid w:val="00D674DF"/>
    <w:rsid w:val="00DB0792"/>
    <w:rsid w:val="00E3407D"/>
    <w:rsid w:val="00E368A8"/>
    <w:rsid w:val="00ED09B2"/>
    <w:rsid w:val="00EF2ED5"/>
    <w:rsid w:val="00F12BBA"/>
    <w:rsid w:val="00F63452"/>
    <w:rsid w:val="00F72D50"/>
    <w:rsid w:val="00F74177"/>
    <w:rsid w:val="00F77551"/>
    <w:rsid w:val="00FE3F19"/>
    <w:rsid w:val="00FF27BC"/>
  </w:rsids>
  <m:mathPr>
    <m:mathFont m:val="Cambria Math"/>
    <m:brkBin m:val="before"/>
    <m:brkBinSub m:val="--"/>
    <m:smallFrac m:val="0"/>
    <m:dispDef/>
    <m:lMargin m:val="0"/>
    <m:rMargin m:val="0"/>
    <m:defJc m:val="centerGroup"/>
    <m:wrapIndent m:val="1440"/>
    <m:intLim m:val="subSup"/>
    <m:naryLim m:val="undOvr"/>
  </m:mathPr>
  <w:themeFontLang w:val="tr-TR"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04D2F86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27BC"/>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qFormat/>
    <w:rsid w:val="00B767B6"/>
    <w:pPr>
      <w:jc w:val="center"/>
    </w:pPr>
    <w:rPr>
      <w:rFonts w:eastAsiaTheme="minorHAnsi"/>
      <w:b/>
    </w:rPr>
  </w:style>
  <w:style w:type="paragraph" w:customStyle="1" w:styleId="DPNOT">
    <w:name w:val="DİPNOT"/>
    <w:basedOn w:val="FootnoteText"/>
    <w:qFormat/>
    <w:rsid w:val="00B767B6"/>
    <w:rPr>
      <w:rFonts w:ascii="Times New Roman" w:hAnsi="Times New Roman" w:cs="Times New Roman"/>
      <w:sz w:val="20"/>
      <w:szCs w:val="20"/>
      <w:lang w:val="en-US"/>
    </w:rPr>
  </w:style>
  <w:style w:type="paragraph" w:styleId="FootnoteText">
    <w:name w:val="footnote text"/>
    <w:basedOn w:val="Normal"/>
    <w:link w:val="FootnoteTextChar"/>
    <w:uiPriority w:val="99"/>
    <w:semiHidden/>
    <w:unhideWhenUsed/>
    <w:rsid w:val="00B767B6"/>
    <w:rPr>
      <w:rFonts w:asciiTheme="minorHAnsi" w:eastAsiaTheme="minorHAnsi" w:hAnsiTheme="minorHAnsi" w:cstheme="minorBidi"/>
      <w:lang w:val="tr-TR"/>
    </w:rPr>
  </w:style>
  <w:style w:type="character" w:customStyle="1" w:styleId="FootnoteTextChar">
    <w:name w:val="Footnote Text Char"/>
    <w:basedOn w:val="DefaultParagraphFont"/>
    <w:link w:val="FootnoteText"/>
    <w:uiPriority w:val="99"/>
    <w:semiHidden/>
    <w:rsid w:val="00B767B6"/>
  </w:style>
  <w:style w:type="paragraph" w:customStyle="1" w:styleId="Alnt1">
    <w:name w:val="Alıntı1"/>
    <w:basedOn w:val="Normal"/>
    <w:qFormat/>
    <w:rsid w:val="00B767B6"/>
    <w:pPr>
      <w:spacing w:after="200"/>
      <w:ind w:left="720"/>
      <w:jc w:val="both"/>
    </w:pPr>
    <w:rPr>
      <w:rFonts w:eastAsiaTheme="minorHAnsi"/>
      <w:sz w:val="22"/>
    </w:rPr>
  </w:style>
  <w:style w:type="paragraph" w:customStyle="1" w:styleId="FGURBOLD">
    <w:name w:val="FİGUR BOLD"/>
    <w:basedOn w:val="Normal"/>
    <w:qFormat/>
    <w:rsid w:val="00B767B6"/>
    <w:pPr>
      <w:spacing w:after="200" w:line="360" w:lineRule="auto"/>
      <w:jc w:val="both"/>
    </w:pPr>
    <w:rPr>
      <w:rFonts w:eastAsiaTheme="minorHAnsi"/>
      <w:b/>
      <w:bCs/>
    </w:rPr>
  </w:style>
  <w:style w:type="paragraph" w:customStyle="1" w:styleId="FGRNORMAL">
    <w:name w:val="FİGÜR NORMAL"/>
    <w:basedOn w:val="Normal"/>
    <w:qFormat/>
    <w:rsid w:val="00B767B6"/>
    <w:pPr>
      <w:spacing w:after="200" w:line="360" w:lineRule="auto"/>
      <w:jc w:val="both"/>
    </w:pPr>
    <w:rPr>
      <w:rFonts w:eastAsiaTheme="minorHAnsi"/>
    </w:rPr>
  </w:style>
  <w:style w:type="paragraph" w:customStyle="1" w:styleId="BULLET-RQANA">
    <w:name w:val="BULLET - RQ ANA"/>
    <w:basedOn w:val="ListParagraph"/>
    <w:qFormat/>
    <w:rsid w:val="00B767B6"/>
    <w:pPr>
      <w:spacing w:after="200" w:line="360" w:lineRule="auto"/>
      <w:ind w:left="0"/>
      <w:jc w:val="both"/>
    </w:pPr>
    <w:rPr>
      <w:rFonts w:ascii="Times New Roman" w:hAnsi="Times New Roman" w:cs="Times New Roman"/>
      <w:lang w:val="en-US"/>
    </w:rPr>
  </w:style>
  <w:style w:type="paragraph" w:styleId="ListParagraph">
    <w:name w:val="List Paragraph"/>
    <w:basedOn w:val="Normal"/>
    <w:uiPriority w:val="34"/>
    <w:qFormat/>
    <w:rsid w:val="00B767B6"/>
    <w:pPr>
      <w:ind w:left="720"/>
      <w:contextualSpacing/>
    </w:pPr>
    <w:rPr>
      <w:rFonts w:asciiTheme="minorHAnsi" w:eastAsiaTheme="minorHAnsi" w:hAnsiTheme="minorHAnsi" w:cstheme="minorBidi"/>
      <w:lang w:val="tr-TR"/>
    </w:rPr>
  </w:style>
  <w:style w:type="paragraph" w:customStyle="1" w:styleId="BULLET-RQALT">
    <w:name w:val="BULLET - RQ ALT"/>
    <w:basedOn w:val="ListParagraph"/>
    <w:qFormat/>
    <w:rsid w:val="00B767B6"/>
    <w:pPr>
      <w:numPr>
        <w:numId w:val="2"/>
      </w:numPr>
      <w:spacing w:after="200" w:line="360" w:lineRule="auto"/>
      <w:jc w:val="both"/>
    </w:pPr>
    <w:rPr>
      <w:rFonts w:ascii="Times New Roman" w:hAnsi="Times New Roman" w:cs="Times New Roman"/>
      <w:lang w:val="en-US"/>
    </w:rPr>
  </w:style>
  <w:style w:type="paragraph" w:customStyle="1" w:styleId="FGRNORMAL0">
    <w:name w:val="FİGÜR NORMAL!"/>
    <w:basedOn w:val="Normal"/>
    <w:qFormat/>
    <w:rsid w:val="00B767B6"/>
    <w:pPr>
      <w:spacing w:after="200" w:line="276" w:lineRule="auto"/>
      <w:jc w:val="both"/>
    </w:pPr>
    <w:rPr>
      <w:rFonts w:eastAsiaTheme="minorHAnsi"/>
    </w:rPr>
  </w:style>
  <w:style w:type="paragraph" w:customStyle="1" w:styleId="TABLEBOLD">
    <w:name w:val="TABLE BOLD"/>
    <w:basedOn w:val="Normal"/>
    <w:qFormat/>
    <w:rsid w:val="00B767B6"/>
    <w:pPr>
      <w:spacing w:after="200" w:line="276" w:lineRule="auto"/>
      <w:jc w:val="both"/>
    </w:pPr>
    <w:rPr>
      <w:rFonts w:eastAsiaTheme="minorHAnsi"/>
      <w:b/>
      <w:bCs/>
      <w:sz w:val="18"/>
      <w:szCs w:val="18"/>
    </w:rPr>
  </w:style>
  <w:style w:type="paragraph" w:customStyle="1" w:styleId="TABLENORMAL0">
    <w:name w:val="TABLE NORMAL"/>
    <w:basedOn w:val="Normal"/>
    <w:qFormat/>
    <w:rsid w:val="00B767B6"/>
    <w:pPr>
      <w:spacing w:after="200" w:line="276" w:lineRule="auto"/>
      <w:jc w:val="both"/>
    </w:pPr>
    <w:rPr>
      <w:rFonts w:eastAsiaTheme="minorHAnsi"/>
      <w:sz w:val="18"/>
      <w:szCs w:val="18"/>
    </w:rPr>
  </w:style>
  <w:style w:type="paragraph" w:customStyle="1" w:styleId="TABLOBOLD">
    <w:name w:val="TABLO BOLD"/>
    <w:basedOn w:val="Normal"/>
    <w:qFormat/>
    <w:rsid w:val="00B767B6"/>
    <w:pPr>
      <w:spacing w:after="200" w:line="276" w:lineRule="auto"/>
      <w:jc w:val="both"/>
    </w:pPr>
    <w:rPr>
      <w:rFonts w:eastAsiaTheme="minorHAnsi"/>
      <w:b/>
      <w:bCs/>
      <w:szCs w:val="18"/>
    </w:rPr>
  </w:style>
  <w:style w:type="paragraph" w:customStyle="1" w:styleId="TABLONORMAL">
    <w:name w:val="TABLO NORMAL"/>
    <w:basedOn w:val="Normal"/>
    <w:qFormat/>
    <w:rsid w:val="00B767B6"/>
    <w:pPr>
      <w:spacing w:after="200" w:line="276" w:lineRule="auto"/>
      <w:jc w:val="both"/>
    </w:pPr>
    <w:rPr>
      <w:rFonts w:eastAsiaTheme="minorHAnsi"/>
      <w:szCs w:val="18"/>
    </w:rPr>
  </w:style>
  <w:style w:type="paragraph" w:customStyle="1" w:styleId="COVER">
    <w:name w:val="COVER"/>
    <w:basedOn w:val="Normal"/>
    <w:qFormat/>
    <w:rsid w:val="00B767B6"/>
    <w:pPr>
      <w:jc w:val="center"/>
    </w:pPr>
    <w:rPr>
      <w:rFonts w:eastAsiaTheme="minorHAnsi"/>
    </w:rPr>
  </w:style>
  <w:style w:type="paragraph" w:customStyle="1" w:styleId="ApprovalPage">
    <w:name w:val="Approval Page"/>
    <w:basedOn w:val="Normal"/>
    <w:qFormat/>
    <w:rsid w:val="00B767B6"/>
    <w:pPr>
      <w:jc w:val="center"/>
    </w:pPr>
    <w:rPr>
      <w:rFonts w:eastAsiaTheme="minorHAnsi"/>
    </w:rPr>
  </w:style>
  <w:style w:type="paragraph" w:customStyle="1" w:styleId="DeclarationPage">
    <w:name w:val="Declaration Page"/>
    <w:basedOn w:val="Normal"/>
    <w:qFormat/>
    <w:rsid w:val="00B767B6"/>
    <w:pPr>
      <w:jc w:val="both"/>
    </w:pPr>
    <w:rPr>
      <w:rFonts w:eastAsiaTheme="minorHAnsi"/>
      <w:b/>
      <w:lang w:val="tr-TR"/>
    </w:rPr>
  </w:style>
  <w:style w:type="paragraph" w:customStyle="1" w:styleId="SEVYEnumarasz">
    <w:name w:val="SEVİYE numarasız"/>
    <w:basedOn w:val="Normal"/>
    <w:qFormat/>
    <w:rsid w:val="00B767B6"/>
    <w:pPr>
      <w:spacing w:after="200" w:line="360" w:lineRule="auto"/>
      <w:jc w:val="both"/>
    </w:pPr>
    <w:rPr>
      <w:rFonts w:eastAsiaTheme="minorHAnsi"/>
      <w:b/>
    </w:rPr>
  </w:style>
  <w:style w:type="paragraph" w:customStyle="1" w:styleId="AppendixX">
    <w:name w:val="Appendix X"/>
    <w:basedOn w:val="Normal"/>
    <w:qFormat/>
    <w:rsid w:val="00403A29"/>
    <w:pPr>
      <w:spacing w:after="200" w:line="360" w:lineRule="auto"/>
      <w:jc w:val="center"/>
    </w:pPr>
    <w:rPr>
      <w:rFonts w:eastAsiaTheme="minorHAnsi"/>
      <w:b/>
    </w:rPr>
  </w:style>
  <w:style w:type="paragraph" w:customStyle="1" w:styleId="SEVYE0">
    <w:name w:val="SEVİYE 0"/>
    <w:basedOn w:val="Normal"/>
    <w:qFormat/>
    <w:rsid w:val="00403A29"/>
    <w:pPr>
      <w:jc w:val="center"/>
    </w:pPr>
    <w:rPr>
      <w:rFonts w:eastAsiaTheme="minorHAnsi"/>
      <w:b/>
    </w:rPr>
  </w:style>
  <w:style w:type="paragraph" w:styleId="TOC1">
    <w:name w:val="toc 1"/>
    <w:basedOn w:val="Normal"/>
    <w:next w:val="Normal"/>
    <w:autoRedefine/>
    <w:uiPriority w:val="39"/>
    <w:unhideWhenUsed/>
    <w:qFormat/>
    <w:rsid w:val="00403A29"/>
    <w:pPr>
      <w:spacing w:before="120" w:line="276" w:lineRule="auto"/>
    </w:pPr>
    <w:rPr>
      <w:rFonts w:asciiTheme="minorHAnsi" w:eastAsiaTheme="minorHAnsi" w:hAnsiTheme="minorHAnsi" w:cstheme="minorBidi"/>
      <w:b/>
      <w:caps/>
      <w:sz w:val="22"/>
      <w:szCs w:val="22"/>
    </w:rPr>
  </w:style>
  <w:style w:type="paragraph" w:customStyle="1" w:styleId="CHAPTERANA">
    <w:name w:val="CHAPTER ANA"/>
    <w:basedOn w:val="Normal"/>
    <w:qFormat/>
    <w:rsid w:val="00403A29"/>
    <w:pPr>
      <w:jc w:val="center"/>
      <w:outlineLvl w:val="0"/>
    </w:pPr>
    <w:rPr>
      <w:rFonts w:eastAsiaTheme="minorHAnsi"/>
      <w:b/>
      <w:sz w:val="32"/>
      <w:szCs w:val="32"/>
    </w:rPr>
  </w:style>
  <w:style w:type="paragraph" w:customStyle="1" w:styleId="CHAPTERALT">
    <w:name w:val="CHAPTER ALT"/>
    <w:basedOn w:val="Normal"/>
    <w:qFormat/>
    <w:rsid w:val="00403A29"/>
    <w:pPr>
      <w:jc w:val="center"/>
      <w:outlineLvl w:val="0"/>
    </w:pPr>
    <w:rPr>
      <w:rFonts w:eastAsiaTheme="minorHAnsi"/>
      <w:b/>
      <w:sz w:val="32"/>
      <w:szCs w:val="32"/>
    </w:rPr>
  </w:style>
  <w:style w:type="paragraph" w:customStyle="1" w:styleId="CHAPTERUST">
    <w:name w:val="CHAPTER UST"/>
    <w:basedOn w:val="Normal"/>
    <w:qFormat/>
    <w:rsid w:val="00403A29"/>
    <w:pPr>
      <w:spacing w:before="567"/>
      <w:jc w:val="center"/>
      <w:outlineLvl w:val="0"/>
    </w:pPr>
    <w:rPr>
      <w:rFonts w:eastAsiaTheme="minorHAnsi"/>
      <w:b/>
      <w:sz w:val="32"/>
      <w:szCs w:val="32"/>
    </w:rPr>
  </w:style>
  <w:style w:type="paragraph" w:customStyle="1" w:styleId="CHAPTERBOSLUKLARI">
    <w:name w:val="CHAPTER BOSLUKLARI"/>
    <w:basedOn w:val="Normal"/>
    <w:qFormat/>
    <w:rsid w:val="00403A29"/>
    <w:pPr>
      <w:spacing w:after="200"/>
      <w:jc w:val="center"/>
      <w:outlineLvl w:val="0"/>
    </w:pPr>
    <w:rPr>
      <w:rFonts w:eastAsiaTheme="minorHAnsi"/>
      <w:b/>
      <w:sz w:val="28"/>
      <w:szCs w:val="28"/>
    </w:rPr>
  </w:style>
  <w:style w:type="paragraph" w:customStyle="1" w:styleId="CAHPTERSONRASIBOLUK">
    <w:name w:val="CAHPTER SONRASI BOŞLUK"/>
    <w:basedOn w:val="Normal"/>
    <w:qFormat/>
    <w:rsid w:val="00403A29"/>
    <w:pPr>
      <w:spacing w:after="200"/>
      <w:jc w:val="center"/>
      <w:outlineLvl w:val="0"/>
    </w:pPr>
    <w:rPr>
      <w:rFonts w:eastAsiaTheme="minorHAnsi"/>
      <w:b/>
      <w:sz w:val="28"/>
      <w:szCs w:val="28"/>
    </w:rPr>
  </w:style>
  <w:style w:type="paragraph" w:customStyle="1" w:styleId="CHAPTERSONRASIBOLUK">
    <w:name w:val="CHAPTER SONRASI BOŞLUK"/>
    <w:basedOn w:val="Normal"/>
    <w:qFormat/>
    <w:rsid w:val="00403A29"/>
    <w:pPr>
      <w:spacing w:line="360" w:lineRule="auto"/>
      <w:jc w:val="center"/>
      <w:outlineLvl w:val="0"/>
    </w:pPr>
    <w:rPr>
      <w:rFonts w:eastAsiaTheme="minorHAnsi"/>
      <w:b/>
      <w:sz w:val="28"/>
      <w:szCs w:val="28"/>
    </w:rPr>
  </w:style>
  <w:style w:type="paragraph" w:customStyle="1" w:styleId="Referansismi">
    <w:name w:val="Referans ismi"/>
    <w:basedOn w:val="Normal"/>
    <w:qFormat/>
    <w:rsid w:val="00CC53A2"/>
    <w:pPr>
      <w:jc w:val="both"/>
    </w:pPr>
    <w:rPr>
      <w:rFonts w:eastAsiaTheme="minorHAnsi"/>
    </w:rPr>
  </w:style>
  <w:style w:type="paragraph" w:styleId="Header">
    <w:name w:val="header"/>
    <w:basedOn w:val="Normal"/>
    <w:link w:val="HeaderChar"/>
    <w:uiPriority w:val="99"/>
    <w:unhideWhenUsed/>
    <w:rsid w:val="00F12BBA"/>
    <w:pPr>
      <w:tabs>
        <w:tab w:val="center" w:pos="4536"/>
        <w:tab w:val="right" w:pos="9072"/>
      </w:tabs>
    </w:pPr>
  </w:style>
  <w:style w:type="character" w:customStyle="1" w:styleId="HeaderChar">
    <w:name w:val="Header Char"/>
    <w:basedOn w:val="DefaultParagraphFont"/>
    <w:link w:val="Header"/>
    <w:uiPriority w:val="99"/>
    <w:rsid w:val="00F12BB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F12BBA"/>
    <w:pPr>
      <w:tabs>
        <w:tab w:val="center" w:pos="4536"/>
        <w:tab w:val="right" w:pos="9072"/>
      </w:tabs>
    </w:pPr>
  </w:style>
  <w:style w:type="character" w:customStyle="1" w:styleId="FooterChar">
    <w:name w:val="Footer Char"/>
    <w:basedOn w:val="DefaultParagraphFont"/>
    <w:link w:val="Footer"/>
    <w:uiPriority w:val="99"/>
    <w:rsid w:val="00F12BBA"/>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4F7558"/>
    <w:rPr>
      <w:vertAlign w:val="superscript"/>
    </w:rPr>
  </w:style>
  <w:style w:type="paragraph" w:styleId="BalloonText">
    <w:name w:val="Balloon Text"/>
    <w:basedOn w:val="Normal"/>
    <w:link w:val="BalloonTextChar"/>
    <w:uiPriority w:val="99"/>
    <w:semiHidden/>
    <w:unhideWhenUsed/>
    <w:rsid w:val="00065909"/>
    <w:rPr>
      <w:sz w:val="18"/>
      <w:szCs w:val="18"/>
    </w:rPr>
  </w:style>
  <w:style w:type="character" w:customStyle="1" w:styleId="BalloonTextChar">
    <w:name w:val="Balloon Text Char"/>
    <w:basedOn w:val="DefaultParagraphFont"/>
    <w:link w:val="BalloonText"/>
    <w:uiPriority w:val="99"/>
    <w:semiHidden/>
    <w:rsid w:val="00065909"/>
    <w:rPr>
      <w:rFonts w:ascii="Times New Roman" w:eastAsia="Times New Roman" w:hAnsi="Times New Roman" w:cs="Times New Roman"/>
      <w:sz w:val="18"/>
      <w:szCs w:val="18"/>
      <w:lang w:val="en-US"/>
    </w:rPr>
  </w:style>
  <w:style w:type="character" w:styleId="CommentReference">
    <w:name w:val="annotation reference"/>
    <w:basedOn w:val="DefaultParagraphFont"/>
    <w:uiPriority w:val="99"/>
    <w:semiHidden/>
    <w:unhideWhenUsed/>
    <w:rsid w:val="00AC0544"/>
    <w:rPr>
      <w:sz w:val="18"/>
      <w:szCs w:val="18"/>
    </w:rPr>
  </w:style>
  <w:style w:type="paragraph" w:styleId="CommentText">
    <w:name w:val="annotation text"/>
    <w:basedOn w:val="Normal"/>
    <w:link w:val="CommentTextChar"/>
    <w:uiPriority w:val="99"/>
    <w:semiHidden/>
    <w:unhideWhenUsed/>
    <w:rsid w:val="00AC0544"/>
  </w:style>
  <w:style w:type="character" w:customStyle="1" w:styleId="CommentTextChar">
    <w:name w:val="Comment Text Char"/>
    <w:basedOn w:val="DefaultParagraphFont"/>
    <w:link w:val="CommentText"/>
    <w:uiPriority w:val="99"/>
    <w:semiHidden/>
    <w:rsid w:val="00AC0544"/>
    <w:rPr>
      <w:rFonts w:ascii="Times New Roman" w:eastAsia="Times New Roman" w:hAnsi="Times New Roman" w:cs="Times New Roman"/>
      <w:lang w:val="en-US"/>
    </w:rPr>
  </w:style>
  <w:style w:type="paragraph" w:styleId="CommentSubject">
    <w:name w:val="annotation subject"/>
    <w:basedOn w:val="CommentText"/>
    <w:next w:val="CommentText"/>
    <w:link w:val="CommentSubjectChar"/>
    <w:uiPriority w:val="99"/>
    <w:semiHidden/>
    <w:unhideWhenUsed/>
    <w:rsid w:val="00AC0544"/>
    <w:rPr>
      <w:b/>
      <w:bCs/>
      <w:sz w:val="20"/>
      <w:szCs w:val="20"/>
    </w:rPr>
  </w:style>
  <w:style w:type="character" w:customStyle="1" w:styleId="CommentSubjectChar">
    <w:name w:val="Comment Subject Char"/>
    <w:basedOn w:val="CommentTextChar"/>
    <w:link w:val="CommentSubject"/>
    <w:uiPriority w:val="99"/>
    <w:semiHidden/>
    <w:rsid w:val="00AC0544"/>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13113">
      <w:bodyDiv w:val="1"/>
      <w:marLeft w:val="0"/>
      <w:marRight w:val="0"/>
      <w:marTop w:val="0"/>
      <w:marBottom w:val="0"/>
      <w:divBdr>
        <w:top w:val="none" w:sz="0" w:space="0" w:color="auto"/>
        <w:left w:val="none" w:sz="0" w:space="0" w:color="auto"/>
        <w:bottom w:val="none" w:sz="0" w:space="0" w:color="auto"/>
        <w:right w:val="none" w:sz="0" w:space="0" w:color="auto"/>
      </w:divBdr>
    </w:div>
    <w:div w:id="219828542">
      <w:bodyDiv w:val="1"/>
      <w:marLeft w:val="0"/>
      <w:marRight w:val="0"/>
      <w:marTop w:val="0"/>
      <w:marBottom w:val="0"/>
      <w:divBdr>
        <w:top w:val="none" w:sz="0" w:space="0" w:color="auto"/>
        <w:left w:val="none" w:sz="0" w:space="0" w:color="auto"/>
        <w:bottom w:val="none" w:sz="0" w:space="0" w:color="auto"/>
        <w:right w:val="none" w:sz="0" w:space="0" w:color="auto"/>
      </w:divBdr>
    </w:div>
    <w:div w:id="420420804">
      <w:bodyDiv w:val="1"/>
      <w:marLeft w:val="0"/>
      <w:marRight w:val="0"/>
      <w:marTop w:val="0"/>
      <w:marBottom w:val="0"/>
      <w:divBdr>
        <w:top w:val="none" w:sz="0" w:space="0" w:color="auto"/>
        <w:left w:val="none" w:sz="0" w:space="0" w:color="auto"/>
        <w:bottom w:val="none" w:sz="0" w:space="0" w:color="auto"/>
        <w:right w:val="none" w:sz="0" w:space="0" w:color="auto"/>
      </w:divBdr>
    </w:div>
    <w:div w:id="511338965">
      <w:bodyDiv w:val="1"/>
      <w:marLeft w:val="0"/>
      <w:marRight w:val="0"/>
      <w:marTop w:val="0"/>
      <w:marBottom w:val="0"/>
      <w:divBdr>
        <w:top w:val="none" w:sz="0" w:space="0" w:color="auto"/>
        <w:left w:val="none" w:sz="0" w:space="0" w:color="auto"/>
        <w:bottom w:val="none" w:sz="0" w:space="0" w:color="auto"/>
        <w:right w:val="none" w:sz="0" w:space="0" w:color="auto"/>
      </w:divBdr>
    </w:div>
    <w:div w:id="785926273">
      <w:bodyDiv w:val="1"/>
      <w:marLeft w:val="0"/>
      <w:marRight w:val="0"/>
      <w:marTop w:val="0"/>
      <w:marBottom w:val="0"/>
      <w:divBdr>
        <w:top w:val="none" w:sz="0" w:space="0" w:color="auto"/>
        <w:left w:val="none" w:sz="0" w:space="0" w:color="auto"/>
        <w:bottom w:val="none" w:sz="0" w:space="0" w:color="auto"/>
        <w:right w:val="none" w:sz="0" w:space="0" w:color="auto"/>
      </w:divBdr>
    </w:div>
    <w:div w:id="1154445554">
      <w:bodyDiv w:val="1"/>
      <w:marLeft w:val="0"/>
      <w:marRight w:val="0"/>
      <w:marTop w:val="0"/>
      <w:marBottom w:val="0"/>
      <w:divBdr>
        <w:top w:val="none" w:sz="0" w:space="0" w:color="auto"/>
        <w:left w:val="none" w:sz="0" w:space="0" w:color="auto"/>
        <w:bottom w:val="none" w:sz="0" w:space="0" w:color="auto"/>
        <w:right w:val="none" w:sz="0" w:space="0" w:color="auto"/>
      </w:divBdr>
    </w:div>
    <w:div w:id="1474565677">
      <w:bodyDiv w:val="1"/>
      <w:marLeft w:val="0"/>
      <w:marRight w:val="0"/>
      <w:marTop w:val="0"/>
      <w:marBottom w:val="0"/>
      <w:divBdr>
        <w:top w:val="none" w:sz="0" w:space="0" w:color="auto"/>
        <w:left w:val="none" w:sz="0" w:space="0" w:color="auto"/>
        <w:bottom w:val="none" w:sz="0" w:space="0" w:color="auto"/>
        <w:right w:val="none" w:sz="0" w:space="0" w:color="auto"/>
      </w:divBdr>
    </w:div>
    <w:div w:id="1764378489">
      <w:bodyDiv w:val="1"/>
      <w:marLeft w:val="0"/>
      <w:marRight w:val="0"/>
      <w:marTop w:val="0"/>
      <w:marBottom w:val="0"/>
      <w:divBdr>
        <w:top w:val="none" w:sz="0" w:space="0" w:color="auto"/>
        <w:left w:val="none" w:sz="0" w:space="0" w:color="auto"/>
        <w:bottom w:val="none" w:sz="0" w:space="0" w:color="auto"/>
        <w:right w:val="none" w:sz="0" w:space="0" w:color="auto"/>
      </w:divBdr>
    </w:div>
    <w:div w:id="1809007738">
      <w:bodyDiv w:val="1"/>
      <w:marLeft w:val="0"/>
      <w:marRight w:val="0"/>
      <w:marTop w:val="0"/>
      <w:marBottom w:val="0"/>
      <w:divBdr>
        <w:top w:val="none" w:sz="0" w:space="0" w:color="auto"/>
        <w:left w:val="none" w:sz="0" w:space="0" w:color="auto"/>
        <w:bottom w:val="none" w:sz="0" w:space="0" w:color="auto"/>
        <w:right w:val="none" w:sz="0" w:space="0" w:color="auto"/>
      </w:divBdr>
    </w:div>
    <w:div w:id="1923365834">
      <w:bodyDiv w:val="1"/>
      <w:marLeft w:val="0"/>
      <w:marRight w:val="0"/>
      <w:marTop w:val="0"/>
      <w:marBottom w:val="0"/>
      <w:divBdr>
        <w:top w:val="none" w:sz="0" w:space="0" w:color="auto"/>
        <w:left w:val="none" w:sz="0" w:space="0" w:color="auto"/>
        <w:bottom w:val="none" w:sz="0" w:space="0" w:color="auto"/>
        <w:right w:val="none" w:sz="0" w:space="0" w:color="auto"/>
      </w:divBdr>
    </w:div>
    <w:div w:id="201858124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ntTable" Target="fontTable.xml"/></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is">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B718D-CCF8-374F-BEED-66DE34ABA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612</Words>
  <Characters>3406</Characters>
  <Application>Microsoft Macintosh Word</Application>
  <DocSecurity>0</DocSecurity>
  <Lines>57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dc:creator>
  <cp:keywords/>
  <dc:description/>
  <cp:lastModifiedBy>Gülşen Töre Yargın</cp:lastModifiedBy>
  <cp:revision>3</cp:revision>
  <dcterms:created xsi:type="dcterms:W3CDTF">2019-01-11T12:59:00Z</dcterms:created>
  <dcterms:modified xsi:type="dcterms:W3CDTF">2019-01-11T13:02:00Z</dcterms:modified>
</cp:coreProperties>
</file>